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sz w:val="40"/>
        </w:rPr>
        <w:t>CANYON &amp; CREST LLP</w:t>
      </w:r>
    </w:p>
    <w:p>
      <w:pPr>
        <w:spacing w:after="40"/>
        <w:jc w:val="center"/>
      </w:pPr>
      <w:r>
        <w:rPr>
          <w:b w:val="0"/>
          <w:color w:val="555555"/>
          <w:sz w:val="17"/>
        </w:rPr>
        <w:t>ATTORNEYS AT LAW</w:t>
      </w:r>
    </w:p>
    <w:p>
      <w:pPr>
        <w:spacing w:after="480"/>
        <w:jc w:val="center"/>
        <w:pBdr>
          <w:bottom w:val="single" w:sz="8" w:space="6" w:color="333333"/>
        </w:pBdr>
      </w:pPr>
      <w:r>
        <w:rPr>
          <w:b w:val="0"/>
          <w:color w:val="555555"/>
          <w:sz w:val="18"/>
        </w:rPr>
        <w:t>480 East Canyon Crest Road, Suite 300  ·  Provo, Utah 84604  ·  (801) 555-0147  ·  canyoncrest.example</w:t>
      </w:r>
    </w:p>
    <w:p>
      <w:pPr>
        <w:spacing w:after="360"/>
      </w:pPr>
      <w:r>
        <w:rPr>
          <w:b w:val="0"/>
        </w:rPr>
        <w:t>September 22, 2026</w:t>
      </w:r>
    </w:p>
    <w:p>
      <w:pPr>
        <w:spacing w:after="0"/>
      </w:pPr>
      <w:r>
        <w:rPr>
          <w:b/>
          <w:sz w:val="18"/>
        </w:rPr>
        <w:t>PRIVILEGED AND CONFIDENTIAL</w:t>
      </w:r>
    </w:p>
    <w:p>
      <w:pPr>
        <w:spacing w:after="240"/>
      </w:pPr>
      <w:r>
        <w:rPr>
          <w:b w:val="0"/>
          <w:sz w:val="18"/>
        </w:rPr>
        <w:t>ATTORNEY-CLIENT COMMUNICATION</w:t>
      </w:r>
    </w:p>
    <w:p>
      <w:pPr>
        <w:spacing w:after="0"/>
      </w:pPr>
      <w:r>
        <w:rPr>
          <w:b w:val="0"/>
        </w:rPr>
        <w:t>Maple Hollow Bakery LLC</w:t>
      </w:r>
    </w:p>
    <w:p>
      <w:pPr>
        <w:spacing w:after="360"/>
      </w:pPr>
      <w:r>
        <w:rPr>
          <w:b w:val="0"/>
        </w:rPr>
        <w:t>[Client Address]</w:t>
      </w:r>
    </w:p>
    <w:p>
      <w:pPr>
        <w:spacing w:after="360"/>
        <w:ind w:left="720" w:hanging="720"/>
      </w:pPr>
      <w:r>
        <w:rPr>
          <w:b/>
        </w:rPr>
        <w:t>Re:	Engagement of Canyon &amp; Crest LLP: your purchase of the assets of a second bakery location in Lehi, Utah</w:t>
      </w:r>
    </w:p>
    <w:p>
      <w:pPr>
        <w:pStyle w:val="LetterBody"/>
      </w:pPr>
      <w:r>
        <w:t>Dear Maple Hollow Bakery LLC:</w:t>
      </w:r>
    </w:p>
    <w:p>
      <w:pPr>
        <w:pStyle w:val="LetterBody"/>
      </w:pPr>
      <w:r>
        <w:t>Thank you for selecting Canyon &amp; Crest LLP to represent you. This letter confirms the terms on which our firm will represent you. Please read it carefully. If it accurately reflects our agreement, sign and return a copy to us.</w:t>
      </w:r>
    </w:p>
    <w:p>
      <w:pPr>
        <w:pStyle w:val="LetterHeading"/>
      </w:pPr>
      <w:r>
        <w:t>Scope of Engagement</w:t>
      </w:r>
    </w:p>
    <w:p>
      <w:pPr>
        <w:pStyle w:val="LetterBody"/>
      </w:pPr>
      <w:r>
        <w:t xml:space="preserve">You have engaged us to represent you in connection with your purchase of the assets of a second bakery location in Lehi, Utah. Our </w:t>
      </w:r>
      <w:del w:id="1" w:author="Engagement Letter Skill" w:date="2026-09-22T20:57:56Z">
        <w:r>
          <w:delText xml:space="preserve">representation is limited to that matter. We have not agreed to represent you in any other matter unless we confirm it</w:delText>
        </w:r>
      </w:del>
      <w:ins w:id="2" w:author="Engagement Letter Skill" w:date="2026-09-22T20:57:56Z">
        <w:r>
          <w:t xml:space="preserve">work includes negotiating and drafting the transaction documents, advising you on their terms, and coordinating the closing. It does not include tax advice, securities filings, or litigation arising from the transaction unless we agree</w:t>
        </w:r>
      </w:ins>
      <w:r>
        <w:t xml:space="preserve"> in writing.</w:t>
      </w:r>
    </w:p>
    <w:p>
      <w:pPr>
        <w:pStyle w:val="LetterHeading"/>
        <w:rPr>
          <w:ins w:id="4" w:author="Engagement Letter Skill" w:date="2026-09-22T20:57:56Z"/>
        </w:rPr>
      </w:pPr>
      <w:ins w:id="3" w:author="Engagement Letter Skill" w:date="2026-09-22T20:57:56Z">
        <w:r>
          <w:t xml:space="preserve">Identity of Client; Other Parties</w:t>
        </w:r>
      </w:ins>
    </w:p>
    <w:p>
      <w:pPr>
        <w:pStyle w:val="LetterBody"/>
        <w:rPr>
          <w:ins w:id="6" w:author="Engagement Letter Skill" w:date="2026-09-22T20:57:56Z"/>
        </w:rPr>
      </w:pPr>
      <w:ins w:id="5" w:author="Engagement Letter Skill" w:date="2026-09-22T20:57:56Z">
        <w:r>
          <w:t xml:space="preserve">We represent only you. We do not represent any other party to the transaction, including any lender, investor, co-owner, or counterparty, even if we communicate with them or prepare documents they sign. Those parties should obtain their own counsel.</w:t>
        </w:r>
      </w:ins>
    </w:p>
    <w:p>
      <w:pPr>
        <w:pStyle w:val="LetterHeading"/>
      </w:pPr>
      <w:r>
        <w:t>Fees and Billing</w:t>
      </w:r>
    </w:p>
    <w:p>
      <w:pPr>
        <w:pStyle w:val="LetterBody"/>
      </w:pPr>
      <w:r>
        <w:t xml:space="preserve">Our fees for this matter are as follows: hourly rates of $350 for partners and $240 for associates, capped at $18,000 absent your written approval. We bill monthly. Each invoice describes the work performed and any costs advanced</w:t>
      </w:r>
      <w:ins w:id="7" w:author="Engagement Letter Skill" w:date="2026-09-22T20:57:56Z">
        <w:r>
          <w:t xml:space="preserve">, such as filing, recording, and search fees</w:t>
        </w:r>
      </w:ins>
      <w:r>
        <w:t xml:space="preserve">. Payment is due within 30 days of the invoice date.</w:t>
      </w:r>
      <w:ins w:id="8" w:author="Engagement Letter Skill" w:date="2026-09-22T20:57:56Z">
        <w:r>
          <w:t xml:space="preserve"> If the transaction does not close, our fees for work performed remain payable.</w:t>
        </w:r>
      </w:ins>
    </w:p>
    <w:p>
      <w:pPr>
        <w:pStyle w:val="LetterHeading"/>
      </w:pPr>
      <w:r>
        <w:t>Retainer</w:t>
      </w:r>
    </w:p>
    <w:p>
      <w:pPr>
        <w:pStyle w:val="LetterBody"/>
      </w:pPr>
      <w:r>
        <w:t xml:space="preserve">Before we begin work, you agree to pay a retainer of $7,500. We will deposit the retainer in our client trust account and apply it to our </w:t>
      </w:r>
      <w:del w:id="9" w:author="Engagement Letter Skill" w:date="2026-09-22T20:57:56Z">
        <w:r>
          <w:delText xml:space="preserve">invoices as they are issued</w:delText>
        </w:r>
      </w:del>
      <w:ins w:id="10" w:author="Engagement Letter Skill" w:date="2026-09-22T20:57:56Z">
        <w:r>
          <w:t xml:space="preserve">final invoice</w:t>
        </w:r>
      </w:ins>
      <w:r>
        <w:t xml:space="preserve">. Any unused portion will be refunded to you at the end of the engagement.</w:t>
      </w:r>
    </w:p>
    <w:p>
      <w:pPr>
        <w:pStyle w:val="LetterHeading"/>
        <w:rPr>
          <w:ins w:id="12" w:author="Engagement Letter Skill" w:date="2026-09-22T20:57:56Z"/>
        </w:rPr>
      </w:pPr>
      <w:ins w:id="11" w:author="Engagement Letter Skill" w:date="2026-09-22T20:57:56Z">
        <w:r>
          <w:t xml:space="preserve">Closing and Post-Closing Matters</w:t>
        </w:r>
      </w:ins>
    </w:p>
    <w:p>
      <w:pPr>
        <w:pStyle w:val="LetterBody"/>
        <w:rPr>
          <w:ins w:id="14" w:author="Engagement Letter Skill" w:date="2026-09-22T20:57:56Z"/>
        </w:rPr>
      </w:pPr>
      <w:ins w:id="13" w:author="Engagement Letter Skill" w:date="2026-09-22T20:57:56Z">
        <w:r>
          <w:t xml:space="preserve">Our engagement ends when the transaction closes and we deliver the closing documents to you. Post-closing work, such as enforcing covenants, handling purchase-price adjustments, or amending the agreements, requires a new engagement letter.</w:t>
        </w:r>
      </w:ins>
    </w:p>
    <w:p>
      <w:pPr>
        <w:pStyle w:val="LetterHeading"/>
      </w:pPr>
      <w:r>
        <w:t>Client Responsibilities</w:t>
      </w:r>
    </w:p>
    <w:p>
      <w:pPr>
        <w:pStyle w:val="LetterBody"/>
      </w:pPr>
      <w:r>
        <w:t>You agree to give us complete and accurate information, to respond promptly to our requests, and to keep us informed of any change in your contact information or circumstances that may affect this matter.</w:t>
      </w:r>
    </w:p>
    <w:p>
      <w:pPr>
        <w:pStyle w:val="LetterHeading"/>
      </w:pPr>
      <w:r>
        <w:t>Termination of Representation</w:t>
      </w:r>
    </w:p>
    <w:p>
      <w:pPr>
        <w:pStyle w:val="LetterBody"/>
      </w:pPr>
      <w:r>
        <w:t>You may end our representation at any time by written notice. We may withdraw as permitted or required by the Utah Rules of Professional Conduct. If our representation ends, you remain responsible for fees and costs incurred through the date it ends.</w:t>
      </w:r>
    </w:p>
    <w:p>
      <w:pPr>
        <w:pStyle w:val="LetterHeading"/>
      </w:pPr>
      <w:r>
        <w:t>File Retention</w:t>
      </w:r>
    </w:p>
    <w:p>
      <w:pPr>
        <w:pStyle w:val="LetterBody"/>
      </w:pPr>
      <w:r>
        <w:t xml:space="preserve">At the end of the engagement, we will return any original documents you provided</w:t>
      </w:r>
      <w:ins w:id="15" w:author="Engagement Letter Skill" w:date="2026-09-22T20:57:56Z">
        <w:r>
          <w:t xml:space="preserve"> and deliver a closing set of the executed transaction documents</w:t>
        </w:r>
      </w:ins>
      <w:r>
        <w:t xml:space="preserve">. We will keep our file for </w:t>
      </w:r>
      <w:del w:id="16" w:author="Engagement Letter Skill" w:date="2026-09-22T20:57:56Z">
        <w:r>
          <w:delText xml:space="preserve">five</w:delText>
        </w:r>
      </w:del>
      <w:ins w:id="17" w:author="Engagement Letter Skill" w:date="2026-09-22T20:57:56Z">
        <w:r>
          <w:t xml:space="preserve">seven</w:t>
        </w:r>
      </w:ins>
      <w:r>
        <w:t xml:space="preserve"> years, after which it may be destroyed without further notice to you.</w:t>
      </w:r>
    </w:p>
    <w:p>
      <w:pPr>
        <w:pStyle w:val="LetterBody"/>
      </w:pPr>
      <w:r>
        <w:t>We appreciate the opportunity to work with you. If you have any questions about this letter, please call me before signing it.</w:t>
      </w:r>
    </w:p>
    <w:p>
      <w:pPr>
        <w:pStyle w:val="LetterBody"/>
      </w:pPr>
      <w:r>
        <w:t>Sincerely,</w:t>
      </w:r>
    </w:p>
    <w:p>
      <w:pPr>
        <w:pStyle w:val="LetterBody"/>
      </w:pPr>
      <w:r>
        <w:t>CANYON &amp; CREST LLP</w:t>
      </w:r>
    </w:p>
    <w:p>
      <w:pPr>
        <w:pStyle w:val="LetterBody"/>
      </w:pPr>
      <w:r>
        <w:t>Jordan A. Reyes, Partner</w:t>
      </w:r>
    </w:p>
    <w:p>
      <w:pPr>
        <w:pStyle w:val="LetterBody"/>
      </w:pPr>
      <w:r>
        <w:t>AGREED AND ACCEPTED:</w:t>
      </w:r>
    </w:p>
    <w:p>
      <w:pPr>
        <w:pStyle w:val="LetterBody"/>
      </w:pPr>
      <w:r>
        <w:t>______________________________</w:t>
        <w:br/>
        <w:t>Maple Hollow Bakery LLC</w:t>
      </w:r>
    </w:p>
    <w:p>
      <w:pPr>
        <w:pStyle w:val="LetterBody"/>
      </w:pPr>
      <w:r>
        <w:t>Date: ________________</w:t>
      </w:r>
    </w:p>
    <w:sectPr w:rsidR="00FC693F" w:rsidRPr="0006063C" w:rsidSect="00034616">
      <w:footerReference w:type="default" r:id="rId9"/>
      <w:pgSz w:w="12240" w:h="15840"/>
      <w:pgMar w:top="1152" w:right="1584"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Canyon &amp; Crest LLP  ·  Page </w:t>
    </w:r>
    <w:r>
      <w:rPr>
        <w:color w:val="555555"/>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trackRevisions/>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tterBody">
    <w:name w:val="Letter Body"/>
    <w:basedOn w:val="Normal"/>
    <w:pPr>
      <w:spacing w:after="180" w:line="264" w:lineRule="auto"/>
    </w:pPr>
  </w:style>
  <w:style w:type="paragraph" w:customStyle="1" w:styleId="LetterHeading">
    <w:name w:val="Letter Heading"/>
    <w:basedOn w:val="LetterBody"/>
    <w:pPr>
      <w:keepNext/>
      <w:spacing w:before="120" w:after="60"/>
    </w:pPr>
    <w:rPr>
      <w:b/>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