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40"/>
        </w:rPr>
        <w:t>CANYON &amp; CREST LLP</w:t>
      </w:r>
    </w:p>
    <w:p>
      <w:pPr>
        <w:spacing w:after="40"/>
        <w:jc w:val="center"/>
      </w:pPr>
      <w:r>
        <w:rPr>
          <w:b w:val="0"/>
          <w:color w:val="555555"/>
          <w:sz w:val="17"/>
        </w:rPr>
        <w:t>ATTORNEYS AT LAW</w:t>
      </w:r>
    </w:p>
    <w:p>
      <w:pPr>
        <w:spacing w:after="480"/>
        <w:jc w:val="center"/>
        <w:pBdr>
          <w:bottom w:val="single" w:sz="8" w:space="6" w:color="333333"/>
        </w:pBdr>
      </w:pPr>
      <w:r>
        <w:rPr>
          <w:b w:val="0"/>
          <w:color w:val="555555"/>
          <w:sz w:val="18"/>
        </w:rPr>
        <w:t>480 East Canyon Crest Road, Suite 300  ·  Provo, Utah 84604  ·  (801) 555-0147  ·  canyoncrest.example</w:t>
      </w:r>
    </w:p>
    <w:p>
      <w:pPr>
        <w:spacing w:after="360"/>
      </w:pPr>
      <w:r>
        <w:rPr>
          <w:b w:val="0"/>
        </w:rPr>
        <w:t>November 23, 2026</w:t>
      </w:r>
    </w:p>
    <w:p>
      <w:pPr>
        <w:spacing w:after="0"/>
      </w:pPr>
      <w:r>
        <w:rPr>
          <w:b/>
          <w:sz w:val="18"/>
        </w:rPr>
        <w:t>PRIVILEGED AND CONFIDENTIAL</w:t>
      </w:r>
    </w:p>
    <w:p>
      <w:pPr>
        <w:spacing w:after="240"/>
      </w:pPr>
      <w:r>
        <w:rPr>
          <w:b w:val="0"/>
          <w:sz w:val="18"/>
        </w:rPr>
        <w:t>ATTORNEY-CLIENT COMMUNICATION</w:t>
      </w:r>
    </w:p>
    <w:p>
      <w:pPr>
        <w:spacing w:after="0"/>
      </w:pPr>
      <w:r>
        <w:rPr>
          <w:b w:val="0"/>
        </w:rPr>
        <w:t>Juniper Ridge Outfitters, Inc.</w:t>
      </w:r>
    </w:p>
    <w:p>
      <w:pPr>
        <w:spacing w:after="360"/>
      </w:pPr>
      <w:r>
        <w:rPr>
          <w:b w:val="0"/>
        </w:rPr>
        <w:t>88 North Timpanogos Way</w:t>
        <w:br/>
        <w:t>Orem, Utah 84057</w:t>
      </w:r>
    </w:p>
    <w:p>
      <w:pPr>
        <w:spacing w:after="360"/>
        <w:ind w:left="720" w:hanging="720"/>
      </w:pPr>
      <w:r>
        <w:rPr>
          <w:b/>
        </w:rPr>
        <w:t>Re:	Engagement of Canyon &amp; Crest LLP: the defense of a breach-of-contract lawsuit filed against you in the Fourth District Court, Utah County</w:t>
      </w:r>
    </w:p>
    <w:p>
      <w:pPr>
        <w:pStyle w:val="LetterBody"/>
      </w:pPr>
      <w:r>
        <w:t>Dear Juniper Ridge Outfitters, Inc.:</w:t>
      </w:r>
    </w:p>
    <w:p>
      <w:pPr>
        <w:pStyle w:val="LetterBody"/>
      </w:pPr>
      <w:r>
        <w:t>Thank you for selecting Canyon &amp; Crest LLP to represent you. This letter confirms the terms on which our firm will represent you. Please read it carefully. If it accurately reflects our agreement, sign and return a copy to us.</w:t>
      </w:r>
    </w:p>
    <w:p>
      <w:pPr>
        <w:pStyle w:val="LetterHeading"/>
      </w:pPr>
      <w:r>
        <w:t>Scope of Engagement</w:t>
      </w:r>
    </w:p>
    <w:p>
      <w:pPr>
        <w:pStyle w:val="LetterBody"/>
      </w:pPr>
      <w:r>
        <w:t xml:space="preserve">You have engaged us to represent you in connection with the defense of a breach-of-contract lawsuit filed against you in the Fourth District Court, Utah County. Our representation </w:t>
      </w:r>
      <w:del w:id="1" w:author="Engagement Letter Skill" w:date="2026-09-22T20:57:54Z">
        <w:r>
          <w:delText xml:space="preserve">is limited to that matter. We have not agreed to represent you in any other matter unless we confirm it</w:delText>
        </w:r>
      </w:del>
      <w:ins w:id="2" w:author="Engagement Letter Skill" w:date="2026-09-22T20:57:54Z">
        <w:r>
          <w:t xml:space="preserve">covers the case through final judgment in the trial court. It does not include any appeal, collection of a judgment, or any related claim unless we agree</w:t>
        </w:r>
      </w:ins>
      <w:r>
        <w:t xml:space="preserve"> in writing.</w:t>
      </w:r>
    </w:p>
    <w:p>
      <w:pPr>
        <w:pStyle w:val="LetterBody"/>
        <w:rPr>
          <w:ins w:id="4" w:author="Engagement Letter Skill" w:date="2026-09-22T20:57:54Z"/>
        </w:rPr>
      </w:pPr>
      <w:ins w:id="3" w:author="Engagement Letter Skill" w:date="2026-09-22T20:57:54Z">
        <w:r>
          <w:t xml:space="preserve">You were served with the summons and complaint on November 20, 2026 by personal delivery. Under Utah Rules of Civil Procedure 6(a) and 12(a), we calculate that your answer or other response is due on December 11, 2026. So that we have time to prepare a timely response, please sign and return this letter, with the retainer, no later than December 4, 2026. If we do not receive it by then, we cannot guarantee that we can meet the court's deadline.</w:t>
        </w:r>
      </w:ins>
    </w:p>
    <w:p>
      <w:pPr>
        <w:pStyle w:val="LetterHeading"/>
      </w:pPr>
      <w:r>
        <w:t>Fees and Billing</w:t>
      </w:r>
    </w:p>
    <w:p>
      <w:pPr>
        <w:pStyle w:val="LetterBody"/>
      </w:pPr>
      <w:r>
        <w:t xml:space="preserve">Our fees for this matter are as follows: hourly rates of $375 for partners, $260 for associates, and $140 for paralegals. We bill monthly</w:t>
      </w:r>
      <w:ins w:id="5" w:author="Engagement Letter Skill" w:date="2026-09-22T20:57:54Z">
        <w:r>
          <w:t xml:space="preserve"> in increments of one-tenth of an hour</w:t>
        </w:r>
      </w:ins>
      <w:r>
        <w:t xml:space="preserve">. Each invoice describes the work performed and any costs advanced</w:t>
      </w:r>
      <w:ins w:id="6" w:author="Engagement Letter Skill" w:date="2026-09-22T20:57:54Z">
        <w:r>
          <w:t xml:space="preserve">, including filing fees, service fees, deposition transcripts, and expert witness fees</w:t>
        </w:r>
      </w:ins>
      <w:r>
        <w:t xml:space="preserve">. Payment is due within 30 days of the invoice date.</w:t>
      </w:r>
    </w:p>
    <w:p>
      <w:pPr>
        <w:pStyle w:val="LetterHeading"/>
      </w:pPr>
      <w:r>
        <w:t>Retainer</w:t>
      </w:r>
    </w:p>
    <w:p>
      <w:pPr>
        <w:pStyle w:val="LetterBody"/>
      </w:pPr>
      <w:r>
        <w:t xml:space="preserve">Before we begin work, you agree to pay a retainer of $15,000. We will deposit the retainer in our client trust account and apply it to our invoices as they are issued. </w:t>
      </w:r>
      <w:ins w:id="7" w:author="Engagement Letter Skill" w:date="2026-09-22T20:57:54Z">
        <w:r>
          <w:t xml:space="preserve">If the retainer falls below half of its original amount, you agree to replenish it within 15 days of our request. </w:t>
        </w:r>
      </w:ins>
      <w:r>
        <w:t xml:space="preserve">Any unused portion will be refunded to you at the end of the engagement.</w:t>
      </w:r>
    </w:p>
    <w:p>
      <w:pPr>
        <w:pStyle w:val="LetterHeading"/>
        <w:rPr>
          <w:ins w:id="9" w:author="Engagement Letter Skill" w:date="2026-09-22T20:57:54Z"/>
        </w:rPr>
      </w:pPr>
      <w:ins w:id="8" w:author="Engagement Letter Skill" w:date="2026-09-22T20:57:54Z">
        <w:r>
          <w:t xml:space="preserve">Preservation of Evidence</w:t>
        </w:r>
      </w:ins>
    </w:p>
    <w:p>
      <w:pPr>
        <w:pStyle w:val="LetterBody"/>
        <w:rPr>
          <w:ins w:id="11" w:author="Engagement Letter Skill" w:date="2026-09-22T20:57:54Z"/>
        </w:rPr>
      </w:pPr>
      <w:ins w:id="10" w:author="Engagement Letter Skill" w:date="2026-09-22T20:57:54Z">
        <w:r>
          <w:t xml:space="preserve">You must preserve all documents, emails, text messages, social media posts, and electronic data that relate in any way to this dispute. Do not delete, alter, or discard any of this material, even if it seems unhelpful. Destroying evidence can lead to serious court sanctions.</w:t>
        </w:r>
      </w:ins>
    </w:p>
    <w:p>
      <w:pPr>
        <w:pStyle w:val="LetterHeading"/>
        <w:rPr>
          <w:ins w:id="13" w:author="Engagement Letter Skill" w:date="2026-09-22T20:57:54Z"/>
        </w:rPr>
      </w:pPr>
      <w:ins w:id="12" w:author="Engagement Letter Skill" w:date="2026-09-22T20:57:54Z">
        <w:r>
          <w:t xml:space="preserve">No Guarantee of Outcome</w:t>
        </w:r>
      </w:ins>
    </w:p>
    <w:p>
      <w:pPr>
        <w:pStyle w:val="LetterBody"/>
        <w:rPr>
          <w:ins w:id="15" w:author="Engagement Letter Skill" w:date="2026-09-22T20:57:54Z"/>
        </w:rPr>
      </w:pPr>
      <w:ins w:id="14" w:author="Engagement Letter Skill" w:date="2026-09-22T20:57:54Z">
        <w:r>
          <w:t xml:space="preserve">Litigation is uncertain. We will give you our honest assessment of your case, but we cannot promise any particular result. Any statement about possible outcomes is our professional opinion only, not a guarantee.</w:t>
        </w:r>
      </w:ins>
    </w:p>
    <w:p>
      <w:pPr>
        <w:pStyle w:val="LetterHeading"/>
      </w:pPr>
      <w:r>
        <w:t>Client Responsibilities</w:t>
      </w:r>
    </w:p>
    <w:p>
      <w:pPr>
        <w:pStyle w:val="LetterBody"/>
      </w:pPr>
      <w:r>
        <w:t xml:space="preserve">You agree to give us complete and accurate information, to respond promptly to our requests</w:t>
      </w:r>
      <w:ins w:id="16" w:author="Engagement Letter Skill" w:date="2026-09-22T20:57:54Z">
        <w:r>
          <w:t xml:space="preserve">, to be available for depositions, hearings, and trial</w:t>
        </w:r>
      </w:ins>
      <w:r>
        <w:t xml:space="preserve">, and to keep us informed of any change in your contact information or circumstances that may affect this matter.</w:t>
      </w:r>
    </w:p>
    <w:p>
      <w:pPr>
        <w:pStyle w:val="LetterHeading"/>
      </w:pPr>
      <w:r>
        <w:t>Termination of Representation</w:t>
      </w:r>
    </w:p>
    <w:p>
      <w:pPr>
        <w:pStyle w:val="LetterBody"/>
      </w:pPr>
      <w:r>
        <w:t xml:space="preserve">You may end our representation at any time by written notice. We may withdraw as permitted or required by the Utah Rules of Professional Conduct</w:t>
      </w:r>
      <w:ins w:id="17" w:author="Engagement Letter Skill" w:date="2026-09-22T20:57:54Z">
        <w:r>
          <w:t xml:space="preserve">, subject to any required approval of the court</w:t>
        </w:r>
      </w:ins>
      <w:r>
        <w:t xml:space="preserve">. If our representation ends, you remain responsible for fees and costs incurred through the date it ends.</w:t>
      </w:r>
    </w:p>
    <w:p>
      <w:pPr>
        <w:pStyle w:val="LetterHeading"/>
      </w:pPr>
      <w:r>
        <w:t>File Retention</w:t>
      </w:r>
    </w:p>
    <w:p>
      <w:pPr>
        <w:pStyle w:val="LetterBody"/>
      </w:pPr>
      <w:r>
        <w:t>At the end of the engagement, we will return any original documents you provided. We will keep our file for five years, after which it may be destroyed without further notice to you.</w:t>
      </w:r>
    </w:p>
    <w:p>
      <w:pPr>
        <w:pStyle w:val="LetterBody"/>
      </w:pPr>
      <w:r>
        <w:t>We appreciate the opportunity to work with you. If you have any questions about this letter, please call me before signing it.</w:t>
      </w:r>
    </w:p>
    <w:p>
      <w:pPr>
        <w:pStyle w:val="LetterBody"/>
      </w:pPr>
      <w:r>
        <w:t>Sincerely,</w:t>
      </w:r>
    </w:p>
    <w:p>
      <w:pPr>
        <w:pStyle w:val="LetterBody"/>
      </w:pPr>
      <w:r>
        <w:t>CANYON &amp; CREST LLP</w:t>
      </w:r>
    </w:p>
    <w:p>
      <w:pPr>
        <w:pStyle w:val="LetterBody"/>
      </w:pPr>
      <w:r>
        <w:t>Jordan A. Reyes, Partner</w:t>
      </w:r>
    </w:p>
    <w:p>
      <w:pPr>
        <w:pStyle w:val="LetterBody"/>
      </w:pPr>
      <w:r>
        <w:t>AGREED AND ACCEPTED:</w:t>
      </w:r>
    </w:p>
    <w:p>
      <w:pPr>
        <w:pStyle w:val="LetterBody"/>
      </w:pPr>
      <w:r>
        <w:t>______________________________</w:t>
        <w:br/>
        <w:t>Juniper Ridge Outfitters, Inc.</w:t>
      </w:r>
    </w:p>
    <w:p>
      <w:pPr>
        <w:pStyle w:val="LetterBody"/>
      </w:pPr>
      <w:r>
        <w:t>Date: ________________</w:t>
      </w:r>
    </w:p>
    <w:sectPr w:rsidR="00FC693F" w:rsidRPr="0006063C" w:rsidSect="00034616">
      <w:footerReference w:type="default" r:id="rId9"/>
      <w:pgSz w:w="12240" w:h="15840"/>
      <w:pgMar w:top="1152"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Canyon &amp; Crest LLP  ·  Page </w:t>
    </w:r>
    <w:r>
      <w:rPr>
        <w:color w:val="555555"/>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tterBody">
    <w:name w:val="Letter Body"/>
    <w:basedOn w:val="Normal"/>
    <w:pPr>
      <w:spacing w:after="180" w:line="264" w:lineRule="auto"/>
    </w:pPr>
  </w:style>
  <w:style w:type="paragraph" w:customStyle="1" w:styleId="LetterHeading">
    <w:name w:val="Letter Heading"/>
    <w:basedOn w:val="LetterBody"/>
    <w:pPr>
      <w:keepNext/>
      <w:spacing w:before="120" w:after="60"/>
    </w:pPr>
    <w:rPr>
      <w: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